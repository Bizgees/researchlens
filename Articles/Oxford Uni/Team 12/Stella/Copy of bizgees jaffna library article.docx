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8DB1" w14:textId="1978B9B4" w:rsidR="000754A8" w:rsidRPr="000F06EA" w:rsidRDefault="00B218B7">
      <w:pPr>
        <w:rPr>
          <w:b/>
          <w:bCs/>
        </w:rPr>
      </w:pPr>
      <w:r>
        <w:rPr>
          <w:b/>
          <w:bCs/>
        </w:rPr>
        <w:t xml:space="preserve">The </w:t>
      </w:r>
      <w:r w:rsidR="00366B57" w:rsidRPr="000F06EA">
        <w:rPr>
          <w:b/>
          <w:bCs/>
        </w:rPr>
        <w:t xml:space="preserve">Jaffna Library: </w:t>
      </w:r>
      <w:r w:rsidR="000F06EA" w:rsidRPr="000F06EA">
        <w:rPr>
          <w:b/>
          <w:bCs/>
        </w:rPr>
        <w:t xml:space="preserve">Rebuilding </w:t>
      </w:r>
      <w:r w:rsidR="005E183C">
        <w:rPr>
          <w:b/>
          <w:bCs/>
        </w:rPr>
        <w:t xml:space="preserve">Tamil </w:t>
      </w:r>
      <w:r w:rsidR="000F06EA" w:rsidRPr="000F06EA">
        <w:rPr>
          <w:b/>
          <w:bCs/>
        </w:rPr>
        <w:t>Identity and Community Through Books</w:t>
      </w:r>
    </w:p>
    <w:p w14:paraId="6B3FBE3B" w14:textId="6DD2FB5A" w:rsidR="000F06EA" w:rsidRPr="00844C51" w:rsidRDefault="000F06EA">
      <w:pPr>
        <w:rPr>
          <w:b/>
          <w:bCs/>
        </w:rPr>
      </w:pPr>
      <w:r w:rsidRPr="00844C51">
        <w:rPr>
          <w:b/>
          <w:bCs/>
        </w:rPr>
        <w:t>Introduction</w:t>
      </w:r>
    </w:p>
    <w:p w14:paraId="5C54DA8E" w14:textId="77777777" w:rsidR="00F201C1" w:rsidRDefault="00EA3420">
      <w:r>
        <w:t xml:space="preserve">Books. </w:t>
      </w:r>
      <w:r w:rsidR="003C2F83">
        <w:t xml:space="preserve">Not something that most people give a second thought to. Boring. Nerdy. </w:t>
      </w:r>
    </w:p>
    <w:p w14:paraId="4BCF6733" w14:textId="01ACC6D7" w:rsidR="00FE009D" w:rsidRDefault="006C1121">
      <w:r>
        <w:t xml:space="preserve">But what if the books that made up your culture </w:t>
      </w:r>
      <w:r w:rsidR="009A162C">
        <w:t>–</w:t>
      </w:r>
      <w:r>
        <w:t xml:space="preserve"> </w:t>
      </w:r>
      <w:r w:rsidR="009A162C">
        <w:t xml:space="preserve">literature, history, religion – were destroyed? </w:t>
      </w:r>
    </w:p>
    <w:p w14:paraId="04479958" w14:textId="77777777" w:rsidR="00E10DE5" w:rsidRDefault="00FE009D">
      <w:r>
        <w:t xml:space="preserve">That is what happened to the Tamil people during the Sri Lankan civil war. </w:t>
      </w:r>
    </w:p>
    <w:p w14:paraId="3DB4194B" w14:textId="224D7EE5" w:rsidR="00ED4224" w:rsidRDefault="00E10DE5">
      <w:r>
        <w:t xml:space="preserve">And </w:t>
      </w:r>
      <w:r w:rsidR="00C84458">
        <w:t xml:space="preserve">in today’s post-conflict </w:t>
      </w:r>
      <w:r w:rsidR="00B212E2">
        <w:t xml:space="preserve">Sri Lanka, </w:t>
      </w:r>
      <w:r>
        <w:t>libraries such as the Jaffna Library are integral to the rebuilding of Tamil culture and identity.</w:t>
      </w:r>
    </w:p>
    <w:p w14:paraId="22C543FB" w14:textId="665F450A" w:rsidR="000F06EA" w:rsidRDefault="00B93B6F">
      <w:r>
        <w:t xml:space="preserve">In this article I will focus on how the Jaffna Library in Sri Lanka has helped the minority Tamil people to reclaim both their individual and cultural identity after decades of destruction in the civil war. </w:t>
      </w:r>
      <w:r w:rsidR="00F210E0">
        <w:t xml:space="preserve">The </w:t>
      </w:r>
      <w:proofErr w:type="gramStart"/>
      <w:r w:rsidR="00F210E0">
        <w:t>Library</w:t>
      </w:r>
      <w:proofErr w:type="gramEnd"/>
      <w:r w:rsidR="00F210E0">
        <w:t xml:space="preserve"> offers bibliotherapeutic facilities: ways for individual readers to reconnect with themselves, understand their own life narrative, and </w:t>
      </w:r>
      <w:r w:rsidR="00380D07">
        <w:t xml:space="preserve">become empowered to shape their future through reading. </w:t>
      </w:r>
      <w:hyperlink r:id="rId5" w:history="1">
        <w:r w:rsidR="007A170F" w:rsidRPr="00D3368C">
          <w:rPr>
            <w:rStyle w:val="Hyperlink"/>
          </w:rPr>
          <w:t>Bibliotherapy has been proven to be a super important part of post-conflict reconstruction</w:t>
        </w:r>
      </w:hyperlink>
      <w:r w:rsidR="00B0435F">
        <w:t>, as individuals can re</w:t>
      </w:r>
      <w:r w:rsidR="004A1122">
        <w:t>forge</w:t>
      </w:r>
      <w:r w:rsidR="00B0435F">
        <w:t xml:space="preserve"> a sense of self </w:t>
      </w:r>
      <w:r w:rsidR="004A1122">
        <w:t>after the devastation of war.</w:t>
      </w:r>
      <w:r w:rsidR="007A170F">
        <w:t xml:space="preserve"> </w:t>
      </w:r>
      <w:r w:rsidR="00B736BD">
        <w:t xml:space="preserve">The rebuilding of the </w:t>
      </w:r>
      <w:proofErr w:type="gramStart"/>
      <w:r w:rsidR="00B736BD">
        <w:t>Library</w:t>
      </w:r>
      <w:proofErr w:type="gramEnd"/>
      <w:r w:rsidR="00B736BD">
        <w:t xml:space="preserve"> has also been a way to reclaim Tamil identity as a whole: as the </w:t>
      </w:r>
      <w:r w:rsidR="004021BF">
        <w:t xml:space="preserve">books </w:t>
      </w:r>
      <w:r w:rsidR="004A1122">
        <w:t xml:space="preserve">and the building itself </w:t>
      </w:r>
      <w:r w:rsidR="004021BF">
        <w:t xml:space="preserve">are restored, so </w:t>
      </w:r>
      <w:r w:rsidR="006A2ABD">
        <w:t>are</w:t>
      </w:r>
      <w:r w:rsidR="004021BF">
        <w:t xml:space="preserve"> the literary, historical, and religious </w:t>
      </w:r>
      <w:r w:rsidR="006A2ABD">
        <w:t xml:space="preserve">elements of the Tamil culture. </w:t>
      </w:r>
    </w:p>
    <w:p w14:paraId="618EA597" w14:textId="049746B0" w:rsidR="000F06EA" w:rsidRDefault="000F06EA">
      <w:pPr>
        <w:rPr>
          <w:b/>
          <w:bCs/>
        </w:rPr>
      </w:pPr>
      <w:r w:rsidRPr="00F04A86">
        <w:rPr>
          <w:b/>
          <w:bCs/>
        </w:rPr>
        <w:t>Ba</w:t>
      </w:r>
      <w:r w:rsidR="00016EFC" w:rsidRPr="00F04A86">
        <w:rPr>
          <w:b/>
          <w:bCs/>
        </w:rPr>
        <w:t>ckground: Sri Lanka</w:t>
      </w:r>
      <w:r w:rsidR="00844C51">
        <w:rPr>
          <w:b/>
          <w:bCs/>
        </w:rPr>
        <w:t>n</w:t>
      </w:r>
      <w:r w:rsidR="00016EFC" w:rsidRPr="00F04A86">
        <w:rPr>
          <w:b/>
          <w:bCs/>
        </w:rPr>
        <w:t xml:space="preserve"> Civil War</w:t>
      </w:r>
    </w:p>
    <w:p w14:paraId="286DD4E3" w14:textId="462D6A59" w:rsidR="00457FE3" w:rsidRDefault="00457FE3">
      <w:r>
        <w:t xml:space="preserve">The Sri Lankan civil war lasted from 1983 until 2009. </w:t>
      </w:r>
    </w:p>
    <w:p w14:paraId="197A7BC6" w14:textId="133B887A" w:rsidR="000A69F2" w:rsidRPr="00E0668A" w:rsidRDefault="004854A9">
      <w:pPr>
        <w:rPr>
          <w:color w:val="222222"/>
          <w:shd w:val="clear" w:color="auto" w:fill="FFFFFF"/>
        </w:rPr>
      </w:pPr>
      <w:r>
        <w:t xml:space="preserve">The war was between the Sinhalese majority, </w:t>
      </w:r>
      <w:r w:rsidR="000F1FD6">
        <w:t xml:space="preserve">who </w:t>
      </w:r>
      <w:r w:rsidR="00897A13">
        <w:t>largely</w:t>
      </w:r>
      <w:r w:rsidR="006C38C2">
        <w:t xml:space="preserve"> controlled the government</w:t>
      </w:r>
      <w:r w:rsidR="00897A13">
        <w:t xml:space="preserve">, and the </w:t>
      </w:r>
      <w:r w:rsidR="00897A13" w:rsidRPr="0012472F">
        <w:rPr>
          <w:color w:val="222222"/>
          <w:shd w:val="clear" w:color="auto" w:fill="FFFFFF"/>
        </w:rPr>
        <w:t xml:space="preserve">Liberation Tigers of Tamil Eelam (LTTE), who wanted to create a separate </w:t>
      </w:r>
      <w:r w:rsidR="0012472F" w:rsidRPr="0012472F">
        <w:rPr>
          <w:color w:val="222222"/>
          <w:shd w:val="clear" w:color="auto" w:fill="FFFFFF"/>
        </w:rPr>
        <w:t xml:space="preserve">state for the Tamil minority. </w:t>
      </w:r>
      <w:r w:rsidR="00033CC9">
        <w:rPr>
          <w:color w:val="222222"/>
          <w:shd w:val="clear" w:color="auto" w:fill="FFFFFF"/>
        </w:rPr>
        <w:t xml:space="preserve">They failed, however, with the government defeating them in 2009. </w:t>
      </w:r>
      <w:r w:rsidR="00E96B38">
        <w:rPr>
          <w:color w:val="222222"/>
          <w:shd w:val="clear" w:color="auto" w:fill="FFFFFF"/>
        </w:rPr>
        <w:t xml:space="preserve">The Sinhalese </w:t>
      </w:r>
      <w:r w:rsidR="00B37C3B">
        <w:rPr>
          <w:color w:val="222222"/>
          <w:shd w:val="clear" w:color="auto" w:fill="FFFFFF"/>
        </w:rPr>
        <w:t xml:space="preserve">population tends to be Buddhist, and the Tamil tend to be Hindu, which has cultural, linguistic, and of course religious implications on their respective identities. </w:t>
      </w:r>
      <w:r w:rsidR="00B35CCA">
        <w:rPr>
          <w:color w:val="222222"/>
          <w:shd w:val="clear" w:color="auto" w:fill="FFFFFF"/>
        </w:rPr>
        <w:t xml:space="preserve">Rather than just a clash of cultures and ethnicities, however, </w:t>
      </w:r>
      <w:hyperlink r:id="rId6" w:history="1">
        <w:r w:rsidR="00B35CCA" w:rsidRPr="006B76C8">
          <w:rPr>
            <w:rStyle w:val="Hyperlink"/>
            <w:shd w:val="clear" w:color="auto" w:fill="FFFFFF"/>
          </w:rPr>
          <w:t xml:space="preserve">recent </w:t>
        </w:r>
        <w:r w:rsidR="0037068D" w:rsidRPr="006B76C8">
          <w:rPr>
            <w:rStyle w:val="Hyperlink"/>
            <w:shd w:val="clear" w:color="auto" w:fill="FFFFFF"/>
          </w:rPr>
          <w:t>analyses</w:t>
        </w:r>
      </w:hyperlink>
      <w:r w:rsidR="0037068D">
        <w:rPr>
          <w:color w:val="222222"/>
          <w:shd w:val="clear" w:color="auto" w:fill="FFFFFF"/>
        </w:rPr>
        <w:t xml:space="preserve"> of the civil war suggest that the conflict </w:t>
      </w:r>
      <w:r w:rsidR="000A69F2">
        <w:rPr>
          <w:color w:val="222222"/>
          <w:shd w:val="clear" w:color="auto" w:fill="FFFFFF"/>
        </w:rPr>
        <w:t>was</w:t>
      </w:r>
      <w:r w:rsidR="0037068D">
        <w:rPr>
          <w:color w:val="222222"/>
          <w:shd w:val="clear" w:color="auto" w:fill="FFFFFF"/>
        </w:rPr>
        <w:t xml:space="preserve"> a result of British imperialism, which left both groups struggling to reclaim the power and identity</w:t>
      </w:r>
      <w:r w:rsidR="00DB6747">
        <w:rPr>
          <w:color w:val="222222"/>
          <w:shd w:val="clear" w:color="auto" w:fill="FFFFFF"/>
        </w:rPr>
        <w:t xml:space="preserve"> </w:t>
      </w:r>
      <w:r w:rsidR="0037068D">
        <w:rPr>
          <w:color w:val="222222"/>
          <w:shd w:val="clear" w:color="auto" w:fill="FFFFFF"/>
        </w:rPr>
        <w:t xml:space="preserve">they had before </w:t>
      </w:r>
      <w:r w:rsidR="006B76C8">
        <w:rPr>
          <w:color w:val="222222"/>
          <w:shd w:val="clear" w:color="auto" w:fill="FFFFFF"/>
        </w:rPr>
        <w:t xml:space="preserve">Western colonisation. </w:t>
      </w:r>
    </w:p>
    <w:p w14:paraId="63EC064F" w14:textId="0CCF3192" w:rsidR="00016EFC" w:rsidRPr="00221A3A" w:rsidRDefault="00E0668A" w:rsidP="00221A3A">
      <w:pPr>
        <w:pStyle w:val="dcr-s3ycb2"/>
        <w:shd w:val="clear" w:color="auto" w:fill="FFFFFF"/>
        <w:textAlignment w:val="baseline"/>
        <w:rPr>
          <w:rFonts w:asciiTheme="minorHAnsi" w:hAnsiTheme="minorHAnsi"/>
          <w:color w:val="121212"/>
        </w:rPr>
      </w:pPr>
      <w:r>
        <w:rPr>
          <w:rFonts w:asciiTheme="minorHAnsi" w:hAnsiTheme="minorHAnsi"/>
          <w:color w:val="121212"/>
        </w:rPr>
        <w:t>Now, in post-conflict Sri Lanka, t</w:t>
      </w:r>
      <w:r w:rsidR="00233DF4">
        <w:rPr>
          <w:rFonts w:asciiTheme="minorHAnsi" w:hAnsiTheme="minorHAnsi"/>
          <w:color w:val="121212"/>
        </w:rPr>
        <w:t xml:space="preserve">he </w:t>
      </w:r>
      <w:r w:rsidR="00E21C44" w:rsidRPr="007C20B9">
        <w:rPr>
          <w:rFonts w:asciiTheme="minorHAnsi" w:hAnsiTheme="minorHAnsi"/>
          <w:color w:val="121212"/>
        </w:rPr>
        <w:t xml:space="preserve">Tamil </w:t>
      </w:r>
      <w:r w:rsidR="00233DF4">
        <w:rPr>
          <w:rFonts w:asciiTheme="minorHAnsi" w:hAnsiTheme="minorHAnsi"/>
          <w:color w:val="121212"/>
        </w:rPr>
        <w:t>people are</w:t>
      </w:r>
      <w:r w:rsidR="00E21C44" w:rsidRPr="007C20B9">
        <w:rPr>
          <w:rFonts w:asciiTheme="minorHAnsi" w:hAnsiTheme="minorHAnsi"/>
          <w:color w:val="121212"/>
        </w:rPr>
        <w:t xml:space="preserve"> </w:t>
      </w:r>
      <w:hyperlink r:id="rId7" w:history="1">
        <w:r w:rsidR="00E21C44" w:rsidRPr="00933587">
          <w:rPr>
            <w:rStyle w:val="Hyperlink"/>
            <w:rFonts w:asciiTheme="minorHAnsi" w:hAnsiTheme="minorHAnsi"/>
          </w:rPr>
          <w:t xml:space="preserve">still </w:t>
        </w:r>
        <w:r w:rsidR="00233DF4">
          <w:rPr>
            <w:rStyle w:val="Hyperlink"/>
            <w:rFonts w:asciiTheme="minorHAnsi" w:hAnsiTheme="minorHAnsi"/>
          </w:rPr>
          <w:t xml:space="preserve">largely </w:t>
        </w:r>
        <w:r w:rsidR="00E21C44" w:rsidRPr="00933587">
          <w:rPr>
            <w:rStyle w:val="Hyperlink"/>
            <w:rFonts w:asciiTheme="minorHAnsi" w:hAnsiTheme="minorHAnsi"/>
          </w:rPr>
          <w:t>displaced.</w:t>
        </w:r>
      </w:hyperlink>
      <w:r w:rsidR="00E21C44" w:rsidRPr="007C20B9">
        <w:rPr>
          <w:rFonts w:asciiTheme="minorHAnsi" w:hAnsiTheme="minorHAnsi"/>
          <w:color w:val="121212"/>
        </w:rPr>
        <w:t xml:space="preserve"> </w:t>
      </w:r>
      <w:r w:rsidR="00D703C6">
        <w:rPr>
          <w:rFonts w:asciiTheme="minorHAnsi" w:hAnsiTheme="minorHAnsi"/>
          <w:color w:val="121212"/>
        </w:rPr>
        <w:t>Their c</w:t>
      </w:r>
      <w:r w:rsidR="00E21C44" w:rsidRPr="007C20B9">
        <w:rPr>
          <w:rFonts w:asciiTheme="minorHAnsi" w:hAnsiTheme="minorHAnsi"/>
          <w:color w:val="121212"/>
        </w:rPr>
        <w:t>ultural, linguistic, and Hind</w:t>
      </w:r>
      <w:r w:rsidR="00D703C6">
        <w:rPr>
          <w:rFonts w:asciiTheme="minorHAnsi" w:hAnsiTheme="minorHAnsi"/>
          <w:color w:val="121212"/>
        </w:rPr>
        <w:t xml:space="preserve">u </w:t>
      </w:r>
      <w:r w:rsidR="00E70E76">
        <w:rPr>
          <w:rFonts w:asciiTheme="minorHAnsi" w:hAnsiTheme="minorHAnsi"/>
          <w:color w:val="121212"/>
        </w:rPr>
        <w:t xml:space="preserve">landmarks </w:t>
      </w:r>
      <w:r w:rsidR="005D1F4C">
        <w:rPr>
          <w:rFonts w:asciiTheme="minorHAnsi" w:hAnsiTheme="minorHAnsi"/>
          <w:color w:val="121212"/>
        </w:rPr>
        <w:t xml:space="preserve">continue to be </w:t>
      </w:r>
      <w:r w:rsidR="00E70E76">
        <w:rPr>
          <w:rFonts w:asciiTheme="minorHAnsi" w:hAnsiTheme="minorHAnsi"/>
          <w:color w:val="121212"/>
        </w:rPr>
        <w:t>overruled</w:t>
      </w:r>
      <w:r w:rsidR="00E21C44" w:rsidRPr="007C20B9">
        <w:rPr>
          <w:rFonts w:asciiTheme="minorHAnsi" w:hAnsiTheme="minorHAnsi"/>
          <w:color w:val="121212"/>
        </w:rPr>
        <w:t xml:space="preserve"> by </w:t>
      </w:r>
      <w:r w:rsidR="005D1F4C">
        <w:rPr>
          <w:rFonts w:asciiTheme="minorHAnsi" w:hAnsiTheme="minorHAnsi"/>
          <w:color w:val="121212"/>
        </w:rPr>
        <w:t xml:space="preserve">the </w:t>
      </w:r>
      <w:r w:rsidR="005D1F4C" w:rsidRPr="007C20B9">
        <w:rPr>
          <w:rFonts w:asciiTheme="minorHAnsi" w:hAnsiTheme="minorHAnsi"/>
          <w:color w:val="121212"/>
        </w:rPr>
        <w:t>Sinhalese</w:t>
      </w:r>
      <w:r w:rsidR="00E21C44" w:rsidRPr="007C20B9">
        <w:rPr>
          <w:rFonts w:asciiTheme="minorHAnsi" w:hAnsiTheme="minorHAnsi"/>
          <w:color w:val="121212"/>
        </w:rPr>
        <w:t xml:space="preserve"> </w:t>
      </w:r>
      <w:r w:rsidR="005D1F4C">
        <w:rPr>
          <w:rFonts w:asciiTheme="minorHAnsi" w:hAnsiTheme="minorHAnsi"/>
          <w:color w:val="121212"/>
        </w:rPr>
        <w:t xml:space="preserve">and </w:t>
      </w:r>
      <w:r w:rsidR="00E21C44" w:rsidRPr="007C20B9">
        <w:rPr>
          <w:rFonts w:asciiTheme="minorHAnsi" w:hAnsiTheme="minorHAnsi"/>
          <w:color w:val="121212"/>
        </w:rPr>
        <w:t>Buddhist</w:t>
      </w:r>
      <w:r w:rsidR="00E70E76">
        <w:rPr>
          <w:rFonts w:asciiTheme="minorHAnsi" w:hAnsiTheme="minorHAnsi"/>
          <w:color w:val="121212"/>
        </w:rPr>
        <w:t xml:space="preserve"> majority</w:t>
      </w:r>
      <w:r w:rsidR="00E21C44" w:rsidRPr="007C20B9">
        <w:rPr>
          <w:rFonts w:asciiTheme="minorHAnsi" w:hAnsiTheme="minorHAnsi"/>
          <w:color w:val="121212"/>
        </w:rPr>
        <w:t xml:space="preserve">. </w:t>
      </w:r>
      <w:r w:rsidR="00626317">
        <w:rPr>
          <w:rFonts w:asciiTheme="minorHAnsi" w:hAnsiTheme="minorHAnsi"/>
          <w:color w:val="121212"/>
        </w:rPr>
        <w:t xml:space="preserve">However, </w:t>
      </w:r>
      <w:r w:rsidR="004B359C">
        <w:rPr>
          <w:rFonts w:asciiTheme="minorHAnsi" w:hAnsiTheme="minorHAnsi"/>
          <w:color w:val="121212"/>
        </w:rPr>
        <w:t xml:space="preserve">through </w:t>
      </w:r>
      <w:r w:rsidR="00626317">
        <w:rPr>
          <w:rFonts w:asciiTheme="minorHAnsi" w:hAnsiTheme="minorHAnsi"/>
          <w:color w:val="121212"/>
        </w:rPr>
        <w:t xml:space="preserve">cultural </w:t>
      </w:r>
      <w:r w:rsidR="003217C4">
        <w:rPr>
          <w:rFonts w:asciiTheme="minorHAnsi" w:hAnsiTheme="minorHAnsi"/>
          <w:color w:val="121212"/>
        </w:rPr>
        <w:t>touchstones like the Jaffna Library</w:t>
      </w:r>
      <w:r w:rsidR="004B359C">
        <w:rPr>
          <w:rFonts w:asciiTheme="minorHAnsi" w:hAnsiTheme="minorHAnsi"/>
          <w:color w:val="121212"/>
        </w:rPr>
        <w:t xml:space="preserve">, the Tamil identity is slowly but surely being reforged. </w:t>
      </w:r>
      <w:r w:rsidR="003217C4">
        <w:rPr>
          <w:rFonts w:asciiTheme="minorHAnsi" w:hAnsiTheme="minorHAnsi"/>
          <w:color w:val="121212"/>
        </w:rPr>
        <w:t xml:space="preserve"> </w:t>
      </w:r>
    </w:p>
    <w:p w14:paraId="7C955DAF" w14:textId="77777777" w:rsidR="00E7260F" w:rsidRDefault="00E7260F"/>
    <w:p w14:paraId="420C3DDB" w14:textId="7FA2CECE" w:rsidR="00E7260F" w:rsidRDefault="00692B9D">
      <w:pPr>
        <w:rPr>
          <w:b/>
          <w:bCs/>
        </w:rPr>
      </w:pPr>
      <w:r w:rsidRPr="00692B9D">
        <w:rPr>
          <w:b/>
          <w:bCs/>
        </w:rPr>
        <w:t>Post-Conflict: the resurrection of the Jaffna Library</w:t>
      </w:r>
    </w:p>
    <w:p w14:paraId="0F807327" w14:textId="3B8D5D78" w:rsidR="00101CCD" w:rsidRDefault="00897E5C">
      <w:r>
        <w:lastRenderedPageBreak/>
        <w:t xml:space="preserve">The </w:t>
      </w:r>
      <w:r w:rsidR="00054B92">
        <w:t xml:space="preserve">Jaffna Library was </w:t>
      </w:r>
      <w:r w:rsidR="00C52B25">
        <w:t>destroyed</w:t>
      </w:r>
      <w:r w:rsidR="00054B92">
        <w:t xml:space="preserve"> down twice: once </w:t>
      </w:r>
      <w:r w:rsidR="00C52B25">
        <w:t xml:space="preserve">in a fire </w:t>
      </w:r>
      <w:r w:rsidR="00054B92">
        <w:t xml:space="preserve">before the war in 1981, </w:t>
      </w:r>
      <w:r w:rsidR="00AD634D">
        <w:t xml:space="preserve">and </w:t>
      </w:r>
      <w:r w:rsidR="00054B92">
        <w:t>then again during the conflict</w:t>
      </w:r>
      <w:r w:rsidR="00AD634D">
        <w:t xml:space="preserve">. </w:t>
      </w:r>
      <w:r w:rsidR="00602A28">
        <w:t xml:space="preserve">The </w:t>
      </w:r>
      <w:proofErr w:type="gramStart"/>
      <w:r w:rsidR="00602A28">
        <w:t>Library</w:t>
      </w:r>
      <w:proofErr w:type="gramEnd"/>
      <w:r w:rsidR="00602A28">
        <w:t xml:space="preserve"> seems to have been a target, which is not surprising considering the wealth of what it contained. </w:t>
      </w:r>
      <w:r w:rsidR="004A1F6E">
        <w:t xml:space="preserve">Before its destruction, the Jaffna Library contained </w:t>
      </w:r>
      <w:r w:rsidR="0099299B">
        <w:t xml:space="preserve">valuable Tamil texts, </w:t>
      </w:r>
      <w:r w:rsidR="00351407">
        <w:t xml:space="preserve">including ancient scrolls that cannot be replaced – and are now lost to </w:t>
      </w:r>
      <w:r w:rsidR="003B4AE6">
        <w:t>the flames</w:t>
      </w:r>
      <w:r w:rsidR="00C565B6">
        <w:t xml:space="preserve"> and bullets of war</w:t>
      </w:r>
      <w:r w:rsidR="003B4AE6">
        <w:t xml:space="preserve">. These texts ranged from </w:t>
      </w:r>
      <w:r w:rsidR="00C36043">
        <w:t xml:space="preserve">Hindu philosophy to Tamil history: all priceless pieces of Tamil culture and identity. </w:t>
      </w:r>
    </w:p>
    <w:p w14:paraId="2EEE2B3D" w14:textId="05287923" w:rsidR="0014456B" w:rsidRPr="00EC2514" w:rsidRDefault="0014456B">
      <w:r w:rsidRPr="00EC2514">
        <w:rPr>
          <w:spacing w:val="5"/>
          <w:shd w:val="clear" w:color="auto" w:fill="FFFFFF"/>
        </w:rPr>
        <w:t xml:space="preserve">The </w:t>
      </w:r>
      <w:proofErr w:type="gramStart"/>
      <w:r w:rsidRPr="00EC2514">
        <w:rPr>
          <w:spacing w:val="5"/>
          <w:shd w:val="clear" w:color="auto" w:fill="FFFFFF"/>
        </w:rPr>
        <w:t>Library</w:t>
      </w:r>
      <w:proofErr w:type="gramEnd"/>
      <w:r w:rsidRPr="00EC2514">
        <w:rPr>
          <w:spacing w:val="5"/>
          <w:shd w:val="clear" w:color="auto" w:fill="FFFFFF"/>
        </w:rPr>
        <w:t xml:space="preserve"> can be seen as a </w:t>
      </w:r>
      <w:r w:rsidRPr="00EC2514">
        <w:rPr>
          <w:spacing w:val="5"/>
          <w:shd w:val="clear" w:color="auto" w:fill="FFFFFF"/>
        </w:rPr>
        <w:t xml:space="preserve">microcosm for </w:t>
      </w:r>
      <w:r w:rsidRPr="00EC2514">
        <w:rPr>
          <w:spacing w:val="5"/>
          <w:shd w:val="clear" w:color="auto" w:fill="FFFFFF"/>
        </w:rPr>
        <w:t xml:space="preserve">the </w:t>
      </w:r>
      <w:r w:rsidRPr="00EC2514">
        <w:rPr>
          <w:spacing w:val="5"/>
          <w:shd w:val="clear" w:color="auto" w:fill="FFFFFF"/>
        </w:rPr>
        <w:t xml:space="preserve">loss of Tamil culture, language, and religion </w:t>
      </w:r>
      <w:r w:rsidRPr="00EC2514">
        <w:rPr>
          <w:spacing w:val="5"/>
          <w:shd w:val="clear" w:color="auto" w:fill="FFFFFF"/>
        </w:rPr>
        <w:t xml:space="preserve">that occurred </w:t>
      </w:r>
      <w:r w:rsidRPr="00EC2514">
        <w:rPr>
          <w:spacing w:val="5"/>
          <w:shd w:val="clear" w:color="auto" w:fill="FFFFFF"/>
        </w:rPr>
        <w:t>during the civil war</w:t>
      </w:r>
      <w:r w:rsidRPr="00EC2514">
        <w:rPr>
          <w:spacing w:val="5"/>
          <w:shd w:val="clear" w:color="auto" w:fill="FFFFFF"/>
        </w:rPr>
        <w:t xml:space="preserve"> – and is still in the process of being rebuilt today</w:t>
      </w:r>
      <w:r w:rsidRPr="00EC2514">
        <w:rPr>
          <w:spacing w:val="5"/>
          <w:shd w:val="clear" w:color="auto" w:fill="FFFFFF"/>
        </w:rPr>
        <w:t xml:space="preserve">. </w:t>
      </w:r>
      <w:r w:rsidRPr="00EC2514">
        <w:rPr>
          <w:spacing w:val="5"/>
          <w:shd w:val="clear" w:color="auto" w:fill="FFFFFF"/>
        </w:rPr>
        <w:t xml:space="preserve">The </w:t>
      </w:r>
      <w:proofErr w:type="gramStart"/>
      <w:r w:rsidRPr="00EC2514">
        <w:rPr>
          <w:spacing w:val="5"/>
          <w:shd w:val="clear" w:color="auto" w:fill="FFFFFF"/>
        </w:rPr>
        <w:t>Library</w:t>
      </w:r>
      <w:proofErr w:type="gramEnd"/>
      <w:r w:rsidRPr="00EC2514">
        <w:rPr>
          <w:spacing w:val="5"/>
          <w:shd w:val="clear" w:color="auto" w:fill="FFFFFF"/>
        </w:rPr>
        <w:t xml:space="preserve"> </w:t>
      </w:r>
      <w:r w:rsidRPr="00EC2514">
        <w:rPr>
          <w:spacing w:val="5"/>
          <w:shd w:val="clear" w:color="auto" w:fill="FFFFFF"/>
        </w:rPr>
        <w:t>is also</w:t>
      </w:r>
      <w:r w:rsidRPr="00EC2514">
        <w:rPr>
          <w:spacing w:val="5"/>
          <w:shd w:val="clear" w:color="auto" w:fill="FFFFFF"/>
        </w:rPr>
        <w:t xml:space="preserve"> a symbol of rebuilding </w:t>
      </w:r>
      <w:r w:rsidRPr="00EC2514">
        <w:rPr>
          <w:spacing w:val="5"/>
          <w:shd w:val="clear" w:color="auto" w:fill="FFFFFF"/>
        </w:rPr>
        <w:t xml:space="preserve">Tamil </w:t>
      </w:r>
      <w:r w:rsidRPr="00EC2514">
        <w:rPr>
          <w:spacing w:val="5"/>
          <w:shd w:val="clear" w:color="auto" w:fill="FFFFFF"/>
        </w:rPr>
        <w:t xml:space="preserve">identity in post-conflict </w:t>
      </w:r>
      <w:r w:rsidRPr="00EC2514">
        <w:rPr>
          <w:spacing w:val="5"/>
          <w:shd w:val="clear" w:color="auto" w:fill="FFFFFF"/>
        </w:rPr>
        <w:t>Sri Lanka</w:t>
      </w:r>
      <w:r w:rsidRPr="00EC2514">
        <w:rPr>
          <w:spacing w:val="5"/>
          <w:shd w:val="clear" w:color="auto" w:fill="FFFFFF"/>
        </w:rPr>
        <w:t>.</w:t>
      </w:r>
      <w:r w:rsidR="00F20B5C">
        <w:rPr>
          <w:spacing w:val="5"/>
          <w:shd w:val="clear" w:color="auto" w:fill="FFFFFF"/>
        </w:rPr>
        <w:t xml:space="preserve"> The</w:t>
      </w:r>
      <w:r w:rsidRPr="00EC2514">
        <w:rPr>
          <w:spacing w:val="5"/>
          <w:shd w:val="clear" w:color="auto" w:fill="FFFFFF"/>
        </w:rPr>
        <w:t xml:space="preserve"> Jaffna Library was reopened in </w:t>
      </w:r>
      <w:r w:rsidR="00E75D83" w:rsidRPr="00EC2514">
        <w:rPr>
          <w:spacing w:val="5"/>
          <w:shd w:val="clear" w:color="auto" w:fill="FFFFFF"/>
        </w:rPr>
        <w:t xml:space="preserve">2004, five years before the war officially ended. Like </w:t>
      </w:r>
      <w:r w:rsidR="006C05D5" w:rsidRPr="00EC2514">
        <w:rPr>
          <w:spacing w:val="5"/>
          <w:shd w:val="clear" w:color="auto" w:fill="FFFFFF"/>
        </w:rPr>
        <w:t xml:space="preserve">how </w:t>
      </w:r>
      <w:r w:rsidR="00E75D83" w:rsidRPr="00EC2514">
        <w:rPr>
          <w:spacing w:val="5"/>
          <w:shd w:val="clear" w:color="auto" w:fill="FFFFFF"/>
        </w:rPr>
        <w:t xml:space="preserve">the initial burning of the </w:t>
      </w:r>
      <w:proofErr w:type="gramStart"/>
      <w:r w:rsidR="00E75D83" w:rsidRPr="00EC2514">
        <w:rPr>
          <w:spacing w:val="5"/>
          <w:shd w:val="clear" w:color="auto" w:fill="FFFFFF"/>
        </w:rPr>
        <w:t>Library</w:t>
      </w:r>
      <w:proofErr w:type="gramEnd"/>
      <w:r w:rsidR="00E75D83" w:rsidRPr="00EC2514">
        <w:rPr>
          <w:spacing w:val="5"/>
          <w:shd w:val="clear" w:color="auto" w:fill="FFFFFF"/>
        </w:rPr>
        <w:t xml:space="preserve"> foreshadowed the incoming war, </w:t>
      </w:r>
      <w:ins w:id="0" w:author="Microsoft Word" w:date="2024-12-20T08:08:00Z" w16du:dateUtc="2024-12-20T08:08:00Z">
        <w:r w:rsidR="008C7D15" w:rsidRPr="00EC2514">
          <w:rPr>
            <w:spacing w:val="5"/>
            <w:shd w:val="clear" w:color="auto" w:fill="FFFFFF"/>
          </w:rPr>
          <w:t xml:space="preserve">its restoration signalled that the end </w:t>
        </w:r>
        <w:r w:rsidR="00EE2710" w:rsidRPr="00EC2514">
          <w:rPr>
            <w:spacing w:val="5"/>
            <w:shd w:val="clear" w:color="auto" w:fill="FFFFFF"/>
          </w:rPr>
          <w:t xml:space="preserve">of open </w:t>
        </w:r>
      </w:ins>
      <w:r w:rsidR="006C05D5" w:rsidRPr="00EC2514">
        <w:rPr>
          <w:spacing w:val="5"/>
          <w:shd w:val="clear" w:color="auto" w:fill="FFFFFF"/>
        </w:rPr>
        <w:t>conflict</w:t>
      </w:r>
      <w:ins w:id="1" w:author="Microsoft Word" w:date="2024-12-20T08:08:00Z" w16du:dateUtc="2024-12-20T08:08:00Z">
        <w:r w:rsidR="00EE2710" w:rsidRPr="00EC2514">
          <w:rPr>
            <w:spacing w:val="5"/>
            <w:shd w:val="clear" w:color="auto" w:fill="FFFFFF"/>
          </w:rPr>
          <w:t xml:space="preserve"> was in sight.</w:t>
        </w:r>
      </w:ins>
      <w:r w:rsidR="00EE2710" w:rsidRPr="00EC2514">
        <w:rPr>
          <w:spacing w:val="5"/>
          <w:shd w:val="clear" w:color="auto" w:fill="FFFFFF"/>
        </w:rPr>
        <w:t xml:space="preserve"> </w:t>
      </w:r>
      <w:r w:rsidR="006B0799">
        <w:rPr>
          <w:spacing w:val="5"/>
          <w:shd w:val="clear" w:color="auto" w:fill="FFFFFF"/>
        </w:rPr>
        <w:t xml:space="preserve">The </w:t>
      </w:r>
      <w:proofErr w:type="gramStart"/>
      <w:r w:rsidR="006B0799">
        <w:rPr>
          <w:spacing w:val="5"/>
          <w:shd w:val="clear" w:color="auto" w:fill="FFFFFF"/>
        </w:rPr>
        <w:t>Library</w:t>
      </w:r>
      <w:proofErr w:type="gramEnd"/>
      <w:r w:rsidR="006B0799">
        <w:rPr>
          <w:spacing w:val="5"/>
          <w:shd w:val="clear" w:color="auto" w:fill="FFFFFF"/>
        </w:rPr>
        <w:t xml:space="preserve"> is much more than a warehouse of books: despite the </w:t>
      </w:r>
      <w:r w:rsidR="006827D3">
        <w:rPr>
          <w:spacing w:val="5"/>
          <w:shd w:val="clear" w:color="auto" w:fill="FFFFFF"/>
        </w:rPr>
        <w:t xml:space="preserve">destruction of </w:t>
      </w:r>
      <w:r w:rsidR="005624F9">
        <w:rPr>
          <w:spacing w:val="5"/>
          <w:shd w:val="clear" w:color="auto" w:fill="FFFFFF"/>
        </w:rPr>
        <w:t xml:space="preserve">many of the </w:t>
      </w:r>
      <w:r w:rsidR="006827D3">
        <w:rPr>
          <w:spacing w:val="5"/>
          <w:shd w:val="clear" w:color="auto" w:fill="FFFFFF"/>
        </w:rPr>
        <w:t>ancient Tamil texts, the Library continues to represent the Tamil</w:t>
      </w:r>
      <w:r w:rsidR="00AB1D7B">
        <w:rPr>
          <w:spacing w:val="5"/>
          <w:shd w:val="clear" w:color="auto" w:fill="FFFFFF"/>
        </w:rPr>
        <w:t xml:space="preserve"> identity. For example, a </w:t>
      </w:r>
      <w:hyperlink r:id="rId8" w:history="1">
        <w:r w:rsidR="00AB1D7B" w:rsidRPr="009838B3">
          <w:rPr>
            <w:rStyle w:val="Hyperlink"/>
            <w:spacing w:val="5"/>
            <w:shd w:val="clear" w:color="auto" w:fill="FFFFFF"/>
          </w:rPr>
          <w:t>statue of the Hind</w:t>
        </w:r>
        <w:r w:rsidR="00800BA3" w:rsidRPr="009838B3">
          <w:rPr>
            <w:rStyle w:val="Hyperlink"/>
            <w:spacing w:val="5"/>
            <w:shd w:val="clear" w:color="auto" w:fill="FFFFFF"/>
          </w:rPr>
          <w:t>u</w:t>
        </w:r>
        <w:r w:rsidR="00AB1D7B" w:rsidRPr="009838B3">
          <w:rPr>
            <w:rStyle w:val="Hyperlink"/>
            <w:spacing w:val="5"/>
            <w:shd w:val="clear" w:color="auto" w:fill="FFFFFF"/>
          </w:rPr>
          <w:t xml:space="preserve"> goddess Saraswati</w:t>
        </w:r>
      </w:hyperlink>
      <w:r w:rsidR="00AB1D7B">
        <w:rPr>
          <w:spacing w:val="5"/>
          <w:shd w:val="clear" w:color="auto" w:fill="FFFFFF"/>
        </w:rPr>
        <w:t xml:space="preserve"> has been put in the entrance, and all</w:t>
      </w:r>
      <w:r w:rsidR="00800BA3">
        <w:rPr>
          <w:spacing w:val="5"/>
          <w:shd w:val="clear" w:color="auto" w:fill="FFFFFF"/>
        </w:rPr>
        <w:t xml:space="preserve"> visitors are required to remove their shoes before entering, in respect of Tamil cultural practices. </w:t>
      </w:r>
    </w:p>
    <w:p w14:paraId="007E262C" w14:textId="4A60F114" w:rsidR="00F45E5E" w:rsidRDefault="005624F9">
      <w:r>
        <w:t xml:space="preserve">The </w:t>
      </w:r>
      <w:proofErr w:type="gramStart"/>
      <w:r>
        <w:t>Library</w:t>
      </w:r>
      <w:proofErr w:type="gramEnd"/>
      <w:r>
        <w:t xml:space="preserve"> also facilitates bibliotherapeutic practices, helping individual</w:t>
      </w:r>
      <w:r w:rsidR="001B434B">
        <w:t xml:space="preserve"> citizens heal after the decades of civil war. </w:t>
      </w:r>
      <w:hyperlink r:id="rId9" w:history="1">
        <w:r w:rsidR="00ED13DD" w:rsidRPr="00112361">
          <w:rPr>
            <w:rStyle w:val="Hyperlink"/>
          </w:rPr>
          <w:t xml:space="preserve">An important study by Sri Lankan librarians </w:t>
        </w:r>
        <w:r w:rsidR="00A00699" w:rsidRPr="00112361">
          <w:rPr>
            <w:rStyle w:val="Hyperlink"/>
          </w:rPr>
          <w:t xml:space="preserve">Arulanantham and </w:t>
        </w:r>
        <w:r w:rsidR="00FC6C83" w:rsidRPr="00112361">
          <w:rPr>
            <w:rStyle w:val="Hyperlink"/>
          </w:rPr>
          <w:t>Navaneetha</w:t>
        </w:r>
        <w:r w:rsidR="005A49D2" w:rsidRPr="00112361">
          <w:rPr>
            <w:rStyle w:val="Hyperlink"/>
          </w:rPr>
          <w:t>krishnan</w:t>
        </w:r>
      </w:hyperlink>
      <w:r w:rsidR="00BC4CA4">
        <w:t xml:space="preserve"> </w:t>
      </w:r>
      <w:r w:rsidR="00531418">
        <w:t xml:space="preserve">details </w:t>
      </w:r>
      <w:r w:rsidR="00BC4CA4">
        <w:t xml:space="preserve">their findings after conducting a survey in the Jaffna </w:t>
      </w:r>
      <w:r w:rsidR="00E538B1">
        <w:t>district</w:t>
      </w:r>
      <w:r w:rsidR="00391590">
        <w:t>,</w:t>
      </w:r>
      <w:r w:rsidR="00E538B1">
        <w:t xml:space="preserve"> concerning the intersection of bibliotherapy and public libraries. </w:t>
      </w:r>
      <w:r w:rsidR="00046BDB">
        <w:t>As well as reinforcing the importance of bibliotherapy in post-conflict Sri Lanka, Arulanantham and Navaneethakrishnan found that, even if the librarians weren’t explicit</w:t>
      </w:r>
      <w:r w:rsidR="00B9005B">
        <w:t>l</w:t>
      </w:r>
      <w:r w:rsidR="00046BDB">
        <w:t>y using the language of bibliotherapy, they were implementing bibliotherapeutic practices</w:t>
      </w:r>
      <w:r w:rsidR="00391590">
        <w:t>. This</w:t>
      </w:r>
      <w:r w:rsidR="008C4CF9">
        <w:t xml:space="preserve"> includ</w:t>
      </w:r>
      <w:r w:rsidR="00391590">
        <w:t>ed:</w:t>
      </w:r>
      <w:r w:rsidR="008C4CF9">
        <w:t xml:space="preserve"> </w:t>
      </w:r>
      <w:r w:rsidR="00EF5157">
        <w:t>providing reading resources for counselling centres</w:t>
      </w:r>
      <w:r w:rsidR="00391590">
        <w:t>;</w:t>
      </w:r>
      <w:r w:rsidR="00EF5157">
        <w:t xml:space="preserve"> a mobile library to p</w:t>
      </w:r>
      <w:r w:rsidR="00D55159">
        <w:t>r</w:t>
      </w:r>
      <w:r w:rsidR="00EF5157">
        <w:t xml:space="preserve">ovide support </w:t>
      </w:r>
      <w:r w:rsidR="00D55159">
        <w:t>for orphanages</w:t>
      </w:r>
      <w:r w:rsidR="00391590">
        <w:t>;</w:t>
      </w:r>
      <w:r w:rsidR="00D55159">
        <w:t xml:space="preserve"> </w:t>
      </w:r>
      <w:r w:rsidR="0033246D">
        <w:t>book launch and exhibition days</w:t>
      </w:r>
      <w:r w:rsidR="00391590">
        <w:t>;</w:t>
      </w:r>
      <w:r w:rsidR="0033246D">
        <w:t xml:space="preserve"> </w:t>
      </w:r>
      <w:r w:rsidR="00D55159">
        <w:t xml:space="preserve">and special facilities for patients and disabled people. </w:t>
      </w:r>
      <w:r w:rsidR="00CB2301">
        <w:t xml:space="preserve">This illustrates the </w:t>
      </w:r>
      <w:r w:rsidR="009D5781">
        <w:t>crucial</w:t>
      </w:r>
      <w:r w:rsidR="00CB2301">
        <w:t xml:space="preserve"> role of libraries in post-conflict contexts such as the Jaffna district. These services allow vulnerable people to </w:t>
      </w:r>
      <w:r w:rsidR="00E75957">
        <w:t>access reading materials</w:t>
      </w:r>
      <w:r w:rsidR="00CE16E9">
        <w:t xml:space="preserve"> that will improve their mental health</w:t>
      </w:r>
      <w:r w:rsidR="000071E7">
        <w:t xml:space="preserve">, proving the vital role of books in helping societies to heal after war. </w:t>
      </w:r>
      <w:r w:rsidR="00C81A15">
        <w:t xml:space="preserve">There was also significant interest among librarians in increasing the role of bibliotherapy in their libraries. </w:t>
      </w:r>
    </w:p>
    <w:p w14:paraId="5733071A" w14:textId="098A7A77" w:rsidR="00617E0D" w:rsidRDefault="00332923">
      <w:r>
        <w:t>There are also some personal anecdotes of Tamil Sri Lankans who have seen pe</w:t>
      </w:r>
      <w:r w:rsidR="00D31B84">
        <w:t xml:space="preserve">rsonal benefits after regularly going to the Jaffna Library. </w:t>
      </w:r>
      <w:r w:rsidR="00F0765C">
        <w:t xml:space="preserve">A variety of age demographics find value in visiting the Jaffna Library. </w:t>
      </w:r>
      <w:r w:rsidR="005077B5">
        <w:t>15-</w:t>
      </w:r>
      <w:r w:rsidR="00193045">
        <w:t>y</w:t>
      </w:r>
      <w:r w:rsidR="005077B5">
        <w:t>ear-old Shareeq Ahmed found a connection to his history</w:t>
      </w:r>
      <w:r w:rsidR="00193045">
        <w:t xml:space="preserve"> by reading about </w:t>
      </w:r>
      <w:hyperlink r:id="rId10" w:history="1">
        <w:r w:rsidR="00193045" w:rsidRPr="004501F2">
          <w:rPr>
            <w:rStyle w:val="Hyperlink"/>
          </w:rPr>
          <w:t>“what happened on the day I was born.”</w:t>
        </w:r>
      </w:hyperlink>
      <w:r w:rsidR="004501F2">
        <w:t xml:space="preserve"> </w:t>
      </w:r>
      <w:r w:rsidR="004501F2" w:rsidRPr="004501F2">
        <w:t xml:space="preserve">And </w:t>
      </w:r>
      <w:r w:rsidR="004501F2" w:rsidRPr="004501F2">
        <w:rPr>
          <w:spacing w:val="5"/>
        </w:rPr>
        <w:t xml:space="preserve">75-year-old </w:t>
      </w:r>
      <w:proofErr w:type="spellStart"/>
      <w:r w:rsidR="004501F2" w:rsidRPr="004501F2">
        <w:rPr>
          <w:spacing w:val="5"/>
        </w:rPr>
        <w:t>Rajenthiran</w:t>
      </w:r>
      <w:proofErr w:type="spellEnd"/>
      <w:r w:rsidR="004501F2" w:rsidRPr="004501F2">
        <w:rPr>
          <w:spacing w:val="5"/>
        </w:rPr>
        <w:t xml:space="preserve"> </w:t>
      </w:r>
      <w:proofErr w:type="spellStart"/>
      <w:r w:rsidR="004501F2" w:rsidRPr="004501F2">
        <w:rPr>
          <w:spacing w:val="5"/>
        </w:rPr>
        <w:t>Selvanayagam</w:t>
      </w:r>
      <w:proofErr w:type="spellEnd"/>
      <w:r w:rsidR="004501F2">
        <w:rPr>
          <w:spacing w:val="5"/>
        </w:rPr>
        <w:t xml:space="preserve"> </w:t>
      </w:r>
      <w:r w:rsidR="00C77F14">
        <w:rPr>
          <w:spacing w:val="5"/>
        </w:rPr>
        <w:t xml:space="preserve">used the Library three times a week; </w:t>
      </w:r>
      <w:r w:rsidR="00DB185C">
        <w:rPr>
          <w:spacing w:val="5"/>
        </w:rPr>
        <w:t xml:space="preserve">a safe-haven and </w:t>
      </w:r>
      <w:r w:rsidR="00C77F14">
        <w:rPr>
          <w:spacing w:val="5"/>
        </w:rPr>
        <w:t>an escape from the memories of war</w:t>
      </w:r>
      <w:r w:rsidR="00DB185C">
        <w:rPr>
          <w:spacing w:val="5"/>
        </w:rPr>
        <w:t xml:space="preserve">. </w:t>
      </w:r>
    </w:p>
    <w:p w14:paraId="06BF7CE8" w14:textId="77777777" w:rsidR="00016EFC" w:rsidRDefault="00016EFC"/>
    <w:p w14:paraId="15827FC1" w14:textId="03D97876" w:rsidR="004209DD" w:rsidRDefault="00F04A86">
      <w:pPr>
        <w:rPr>
          <w:b/>
          <w:bCs/>
        </w:rPr>
      </w:pPr>
      <w:r w:rsidRPr="00F04A86">
        <w:rPr>
          <w:b/>
          <w:bCs/>
        </w:rPr>
        <w:lastRenderedPageBreak/>
        <w:t>Jaffna Library and the 7 Human Needs</w:t>
      </w:r>
    </w:p>
    <w:p w14:paraId="326AD8A5" w14:textId="5C895D69" w:rsidR="00B748CC" w:rsidRPr="00B748CC" w:rsidRDefault="00B748CC">
      <w:r>
        <w:t xml:space="preserve">The </w:t>
      </w:r>
      <w:hyperlink r:id="rId11" w:history="1">
        <w:r w:rsidRPr="00700CEB">
          <w:rPr>
            <w:rStyle w:val="Hyperlink"/>
          </w:rPr>
          <w:t>7 human needs</w:t>
        </w:r>
      </w:hyperlink>
      <w:r>
        <w:t xml:space="preserve"> are</w:t>
      </w:r>
      <w:r w:rsidR="00991B45">
        <w:t xml:space="preserve"> fundamental </w:t>
      </w:r>
      <w:r w:rsidR="000246C8">
        <w:t xml:space="preserve">for all people, </w:t>
      </w:r>
      <w:r w:rsidR="00BF584D">
        <w:t xml:space="preserve">across </w:t>
      </w:r>
      <w:r w:rsidR="000246C8">
        <w:t xml:space="preserve">all </w:t>
      </w:r>
      <w:r w:rsidR="00BF584D">
        <w:t xml:space="preserve">cultures and countries. During and after crises like the Sri Lankan civil war, </w:t>
      </w:r>
      <w:r w:rsidR="00E7260F">
        <w:t xml:space="preserve">these needs are often not met. </w:t>
      </w:r>
      <w:r>
        <w:t>The Jaffna librar</w:t>
      </w:r>
      <w:r w:rsidR="007457D2">
        <w:t>y helps the people of Sri Lanka to</w:t>
      </w:r>
      <w:r w:rsidR="000873BC">
        <w:t xml:space="preserve"> rebuild their sense of individuality and community by contributing to these needs</w:t>
      </w:r>
      <w:r w:rsidR="006A655B">
        <w:t xml:space="preserve">. </w:t>
      </w:r>
    </w:p>
    <w:p w14:paraId="5CCC1BF0" w14:textId="6C03DBE3" w:rsidR="00B748CC" w:rsidRDefault="00B748CC" w:rsidP="0004676C">
      <w:pPr>
        <w:pStyle w:val="ListParagraph"/>
        <w:numPr>
          <w:ilvl w:val="0"/>
          <w:numId w:val="2"/>
        </w:numPr>
      </w:pPr>
      <w:r w:rsidRPr="006B5FD2">
        <w:rPr>
          <w:b/>
          <w:bCs/>
        </w:rPr>
        <w:t>Safety</w:t>
      </w:r>
      <w:r w:rsidR="00D27906" w:rsidRPr="006B5FD2">
        <w:rPr>
          <w:b/>
          <w:bCs/>
        </w:rPr>
        <w:t xml:space="preserve"> and </w:t>
      </w:r>
      <w:r w:rsidRPr="006B5FD2">
        <w:rPr>
          <w:b/>
          <w:bCs/>
        </w:rPr>
        <w:t>security</w:t>
      </w:r>
      <w:r w:rsidR="001F06D0" w:rsidRPr="006B5FD2">
        <w:rPr>
          <w:b/>
          <w:bCs/>
        </w:rPr>
        <w:t>.</w:t>
      </w:r>
      <w:r w:rsidR="001F06D0">
        <w:t xml:space="preserve"> </w:t>
      </w:r>
      <w:r w:rsidR="00CB2E7E">
        <w:t xml:space="preserve">The </w:t>
      </w:r>
      <w:proofErr w:type="gramStart"/>
      <w:r w:rsidR="00CB2E7E">
        <w:t>Library</w:t>
      </w:r>
      <w:proofErr w:type="gramEnd"/>
      <w:r w:rsidR="00CB2E7E">
        <w:t xml:space="preserve"> is a place where people like</w:t>
      </w:r>
      <w:r w:rsidR="00CB2E7E" w:rsidRPr="00CB2E7E">
        <w:rPr>
          <w:spacing w:val="5"/>
        </w:rPr>
        <w:t xml:space="preserve"> </w:t>
      </w:r>
      <w:proofErr w:type="spellStart"/>
      <w:r w:rsidR="00CB2E7E" w:rsidRPr="004501F2">
        <w:rPr>
          <w:spacing w:val="5"/>
        </w:rPr>
        <w:t>Rajenthiran</w:t>
      </w:r>
      <w:proofErr w:type="spellEnd"/>
      <w:r w:rsidR="007026EF">
        <w:rPr>
          <w:spacing w:val="5"/>
        </w:rPr>
        <w:t xml:space="preserve"> </w:t>
      </w:r>
      <w:proofErr w:type="spellStart"/>
      <w:r w:rsidR="00CB2E7E" w:rsidRPr="0004676C">
        <w:rPr>
          <w:spacing w:val="5"/>
        </w:rPr>
        <w:t>Selvanayagam</w:t>
      </w:r>
      <w:proofErr w:type="spellEnd"/>
      <w:r w:rsidR="00CB2E7E" w:rsidRPr="0004676C">
        <w:rPr>
          <w:spacing w:val="5"/>
        </w:rPr>
        <w:t xml:space="preserve"> can go for a time of solace,</w:t>
      </w:r>
      <w:r w:rsidR="00CB2E7E">
        <w:t xml:space="preserve"> </w:t>
      </w:r>
      <w:r w:rsidRPr="007C20B9">
        <w:t xml:space="preserve">self-care, </w:t>
      </w:r>
      <w:r w:rsidR="00CB2E7E">
        <w:t>and</w:t>
      </w:r>
      <w:r w:rsidRPr="007C20B9">
        <w:t xml:space="preserve"> time alone to reflect</w:t>
      </w:r>
      <w:r w:rsidR="007026EF">
        <w:t xml:space="preserve">. </w:t>
      </w:r>
    </w:p>
    <w:p w14:paraId="7330648B" w14:textId="77777777" w:rsidR="007026EF" w:rsidRPr="007C20B9" w:rsidRDefault="007026EF" w:rsidP="007026EF">
      <w:pPr>
        <w:pStyle w:val="ListParagraph"/>
      </w:pPr>
    </w:p>
    <w:p w14:paraId="40328A01" w14:textId="7DB53DE9" w:rsidR="007026EF" w:rsidRDefault="00B748CC" w:rsidP="007026EF">
      <w:pPr>
        <w:pStyle w:val="ListParagraph"/>
        <w:numPr>
          <w:ilvl w:val="0"/>
          <w:numId w:val="2"/>
        </w:numPr>
      </w:pPr>
      <w:r w:rsidRPr="006B5FD2">
        <w:rPr>
          <w:b/>
          <w:bCs/>
        </w:rPr>
        <w:t>Understanding</w:t>
      </w:r>
      <w:r w:rsidR="000B2EFC" w:rsidRPr="006B5FD2">
        <w:rPr>
          <w:b/>
          <w:bCs/>
        </w:rPr>
        <w:t>.</w:t>
      </w:r>
      <w:r w:rsidR="000B2EFC">
        <w:t xml:space="preserve"> By reading about </w:t>
      </w:r>
      <w:r w:rsidR="00D22A54">
        <w:t>their</w:t>
      </w:r>
      <w:r w:rsidR="00463AC1">
        <w:t xml:space="preserve"> culture’s history</w:t>
      </w:r>
      <w:r w:rsidR="00C03471">
        <w:t>, people</w:t>
      </w:r>
      <w:r w:rsidR="00463AC1">
        <w:t xml:space="preserve"> like Shareeq Ahmad</w:t>
      </w:r>
      <w:r w:rsidR="00C03471">
        <w:t xml:space="preserve"> </w:t>
      </w:r>
      <w:r w:rsidR="00463AC1">
        <w:t xml:space="preserve">are empowered to understand </w:t>
      </w:r>
      <w:r w:rsidR="008165D6">
        <w:t xml:space="preserve">their history and identity as a people. The reading resources distributed to counselling services will also help </w:t>
      </w:r>
      <w:r w:rsidR="0004676C">
        <w:t xml:space="preserve">people understand their </w:t>
      </w:r>
      <w:r w:rsidR="00766454">
        <w:t xml:space="preserve">own </w:t>
      </w:r>
      <w:r w:rsidR="0004676C">
        <w:t xml:space="preserve">experiences of </w:t>
      </w:r>
      <w:proofErr w:type="gramStart"/>
      <w:r w:rsidR="0004676C">
        <w:t>conflict, and</w:t>
      </w:r>
      <w:proofErr w:type="gramEnd"/>
      <w:r w:rsidR="0004676C">
        <w:t xml:space="preserve"> build their own personal identity</w:t>
      </w:r>
      <w:r w:rsidR="00C623FA">
        <w:t xml:space="preserve"> through bibliotherapeutic reading. </w:t>
      </w:r>
    </w:p>
    <w:p w14:paraId="716C08A6" w14:textId="77777777" w:rsidR="007026EF" w:rsidRDefault="007026EF" w:rsidP="007026EF">
      <w:pPr>
        <w:pStyle w:val="ListParagraph"/>
      </w:pPr>
    </w:p>
    <w:p w14:paraId="166D1284" w14:textId="77777777" w:rsidR="007026EF" w:rsidRPr="007C20B9" w:rsidRDefault="007026EF" w:rsidP="007026EF">
      <w:pPr>
        <w:pStyle w:val="ListParagraph"/>
      </w:pPr>
    </w:p>
    <w:p w14:paraId="6C30DC04" w14:textId="77877C5E" w:rsidR="00B748CC" w:rsidRDefault="00B748CC" w:rsidP="001F06D0">
      <w:pPr>
        <w:pStyle w:val="ListParagraph"/>
        <w:numPr>
          <w:ilvl w:val="0"/>
          <w:numId w:val="2"/>
        </w:numPr>
      </w:pPr>
      <w:r w:rsidRPr="006B5FD2">
        <w:rPr>
          <w:b/>
          <w:bCs/>
        </w:rPr>
        <w:t>Connection and acceptance</w:t>
      </w:r>
      <w:r w:rsidR="005E1B36" w:rsidRPr="006B5FD2">
        <w:rPr>
          <w:b/>
          <w:bCs/>
        </w:rPr>
        <w:t>.</w:t>
      </w:r>
      <w:r w:rsidRPr="007C20B9">
        <w:t xml:space="preserve"> </w:t>
      </w:r>
      <w:r w:rsidR="001120CF">
        <w:t xml:space="preserve">By </w:t>
      </w:r>
      <w:r w:rsidR="00466476">
        <w:t xml:space="preserve">being given </w:t>
      </w:r>
      <w:r w:rsidR="00043C40">
        <w:t xml:space="preserve">fair access to reading materials, people made </w:t>
      </w:r>
      <w:r w:rsidR="000B377F">
        <w:t xml:space="preserve">vulnerable by the war are able to connect with others in a safe and welcoming </w:t>
      </w:r>
      <w:proofErr w:type="gramStart"/>
      <w:r w:rsidR="000B377F">
        <w:t>environment, and</w:t>
      </w:r>
      <w:proofErr w:type="gramEnd"/>
      <w:r w:rsidR="000B377F">
        <w:t xml:space="preserve"> be treated with </w:t>
      </w:r>
      <w:r w:rsidR="0033246D">
        <w:t>equality</w:t>
      </w:r>
      <w:r w:rsidR="000B377F">
        <w:t xml:space="preserve"> and dignity. </w:t>
      </w:r>
    </w:p>
    <w:p w14:paraId="0C0C0BB8" w14:textId="77777777" w:rsidR="007026EF" w:rsidRPr="007C20B9" w:rsidRDefault="007026EF" w:rsidP="007026EF">
      <w:pPr>
        <w:pStyle w:val="ListParagraph"/>
      </w:pPr>
    </w:p>
    <w:p w14:paraId="29756583" w14:textId="3BA6D6A0" w:rsidR="00B748CC" w:rsidRDefault="00B748CC" w:rsidP="001F06D0">
      <w:pPr>
        <w:pStyle w:val="ListParagraph"/>
        <w:numPr>
          <w:ilvl w:val="0"/>
          <w:numId w:val="2"/>
        </w:numPr>
      </w:pPr>
      <w:r w:rsidRPr="006B5FD2">
        <w:rPr>
          <w:b/>
          <w:bCs/>
        </w:rPr>
        <w:t>Contribution and participation in community</w:t>
      </w:r>
      <w:r w:rsidR="00940E69" w:rsidRPr="006B5FD2">
        <w:rPr>
          <w:b/>
          <w:bCs/>
        </w:rPr>
        <w:t>.</w:t>
      </w:r>
      <w:r w:rsidRPr="007C20B9">
        <w:t xml:space="preserve"> </w:t>
      </w:r>
      <w:r w:rsidR="0033246D">
        <w:t xml:space="preserve">The books launches and exhibitions </w:t>
      </w:r>
      <w:r w:rsidR="00B7397E">
        <w:t xml:space="preserve">create a welcoming and inclusive community space, with events that people can participate in. </w:t>
      </w:r>
      <w:r w:rsidR="00D4121F">
        <w:t>This is so important in rebuilding a sense of</w:t>
      </w:r>
      <w:r w:rsidR="00FB72D2">
        <w:t xml:space="preserve"> togetherness, as Tamils can gather together to celebrate their culture’s literature. </w:t>
      </w:r>
    </w:p>
    <w:p w14:paraId="1F2EDDA7" w14:textId="77777777" w:rsidR="007026EF" w:rsidRDefault="007026EF" w:rsidP="007026EF">
      <w:pPr>
        <w:pStyle w:val="ListParagraph"/>
      </w:pPr>
    </w:p>
    <w:p w14:paraId="6D318100" w14:textId="77777777" w:rsidR="007026EF" w:rsidRPr="007C20B9" w:rsidRDefault="007026EF" w:rsidP="007026EF">
      <w:pPr>
        <w:pStyle w:val="ListParagraph"/>
      </w:pPr>
    </w:p>
    <w:p w14:paraId="17C42756" w14:textId="5483E2D6" w:rsidR="00B748CC" w:rsidRDefault="00B748CC" w:rsidP="001F06D0">
      <w:pPr>
        <w:pStyle w:val="ListParagraph"/>
        <w:numPr>
          <w:ilvl w:val="0"/>
          <w:numId w:val="2"/>
        </w:numPr>
      </w:pPr>
      <w:r w:rsidRPr="006B5FD2">
        <w:rPr>
          <w:b/>
          <w:bCs/>
        </w:rPr>
        <w:t>Esteem and identity</w:t>
      </w:r>
      <w:r w:rsidR="0058159E" w:rsidRPr="006B5FD2">
        <w:rPr>
          <w:b/>
          <w:bCs/>
        </w:rPr>
        <w:t>.</w:t>
      </w:r>
      <w:r w:rsidRPr="007C20B9">
        <w:t xml:space="preserve"> </w:t>
      </w:r>
      <w:r w:rsidR="00102454">
        <w:t xml:space="preserve">By </w:t>
      </w:r>
      <w:r w:rsidR="00F73B3C">
        <w:t xml:space="preserve">having access to their own literature, including historical and religious texts in their own language, </w:t>
      </w:r>
      <w:r w:rsidR="00AB2289">
        <w:t xml:space="preserve">the Tamil minority in Sri Lanka </w:t>
      </w:r>
      <w:proofErr w:type="gramStart"/>
      <w:r w:rsidR="00AB2289">
        <w:t>are able to</w:t>
      </w:r>
      <w:proofErr w:type="gramEnd"/>
      <w:r w:rsidR="00AB2289">
        <w:t xml:space="preserve"> learn about and celebrate their </w:t>
      </w:r>
      <w:r w:rsidR="006473B6">
        <w:t>people</w:t>
      </w:r>
      <w:r w:rsidR="00AB2289">
        <w:t>, a</w:t>
      </w:r>
      <w:r w:rsidR="002D01F7">
        <w:t>s well as</w:t>
      </w:r>
      <w:r w:rsidR="00AB2289">
        <w:t xml:space="preserve"> their own personal identities in relation to their wider culture</w:t>
      </w:r>
      <w:r w:rsidR="002D01F7">
        <w:t xml:space="preserve">. </w:t>
      </w:r>
    </w:p>
    <w:p w14:paraId="2578D1D7" w14:textId="77777777" w:rsidR="007026EF" w:rsidRPr="007C20B9" w:rsidRDefault="007026EF" w:rsidP="007026EF">
      <w:pPr>
        <w:pStyle w:val="ListParagraph"/>
      </w:pPr>
    </w:p>
    <w:p w14:paraId="686528C6" w14:textId="507058B7" w:rsidR="007026EF" w:rsidRDefault="00B748CC" w:rsidP="007026EF">
      <w:pPr>
        <w:pStyle w:val="ListParagraph"/>
        <w:numPr>
          <w:ilvl w:val="0"/>
          <w:numId w:val="2"/>
        </w:numPr>
      </w:pPr>
      <w:r w:rsidRPr="006B5FD2">
        <w:rPr>
          <w:b/>
          <w:bCs/>
        </w:rPr>
        <w:t>Self-determination</w:t>
      </w:r>
      <w:r w:rsidR="0058159E" w:rsidRPr="006B5FD2">
        <w:rPr>
          <w:b/>
          <w:bCs/>
        </w:rPr>
        <w:t>.</w:t>
      </w:r>
      <w:r w:rsidR="0058159E">
        <w:t xml:space="preserve"> </w:t>
      </w:r>
      <w:r w:rsidR="00DC6CF9">
        <w:t xml:space="preserve">Books are an empowering tool. </w:t>
      </w:r>
      <w:r w:rsidR="004E5955">
        <w:t xml:space="preserve">By providing </w:t>
      </w:r>
      <w:r w:rsidR="008D6194">
        <w:t xml:space="preserve">reading </w:t>
      </w:r>
      <w:r w:rsidR="004E5955">
        <w:t xml:space="preserve">resources for </w:t>
      </w:r>
      <w:r w:rsidR="008D6194">
        <w:t>disadvantaged people and people in counselling, the Jaffna Library facilitates</w:t>
      </w:r>
      <w:r w:rsidR="00FD5186">
        <w:t xml:space="preserve"> the autonomy and independence that comes from being able to read and think for yourself. </w:t>
      </w:r>
    </w:p>
    <w:p w14:paraId="34C443AE" w14:textId="77777777" w:rsidR="007026EF" w:rsidRPr="007C20B9" w:rsidRDefault="007026EF" w:rsidP="007026EF">
      <w:pPr>
        <w:pStyle w:val="ListParagraph"/>
      </w:pPr>
    </w:p>
    <w:p w14:paraId="4FE358AB" w14:textId="362F17F2" w:rsidR="00016EFC" w:rsidRDefault="00B748CC" w:rsidP="003C50F1">
      <w:pPr>
        <w:pStyle w:val="ListParagraph"/>
        <w:numPr>
          <w:ilvl w:val="0"/>
          <w:numId w:val="2"/>
        </w:numPr>
      </w:pPr>
      <w:r w:rsidRPr="006B5FD2">
        <w:rPr>
          <w:b/>
          <w:bCs/>
        </w:rPr>
        <w:t>Self-actualisation and self-transcendence</w:t>
      </w:r>
      <w:r w:rsidR="00815C34" w:rsidRPr="006B5FD2">
        <w:rPr>
          <w:b/>
          <w:bCs/>
        </w:rPr>
        <w:t>.</w:t>
      </w:r>
      <w:r w:rsidRPr="007C20B9">
        <w:t xml:space="preserve"> </w:t>
      </w:r>
      <w:proofErr w:type="spellStart"/>
      <w:r w:rsidR="00245358" w:rsidRPr="004501F2">
        <w:rPr>
          <w:spacing w:val="5"/>
        </w:rPr>
        <w:t>Rajenthiran</w:t>
      </w:r>
      <w:proofErr w:type="spellEnd"/>
      <w:r w:rsidR="00245358" w:rsidRPr="004501F2">
        <w:rPr>
          <w:spacing w:val="5"/>
        </w:rPr>
        <w:t xml:space="preserve"> </w:t>
      </w:r>
      <w:proofErr w:type="spellStart"/>
      <w:r w:rsidR="00245358" w:rsidRPr="004501F2">
        <w:rPr>
          <w:spacing w:val="5"/>
        </w:rPr>
        <w:t>Selvanayagam</w:t>
      </w:r>
      <w:proofErr w:type="spellEnd"/>
      <w:r w:rsidR="00245358">
        <w:rPr>
          <w:spacing w:val="5"/>
        </w:rPr>
        <w:t xml:space="preserve"> </w:t>
      </w:r>
      <w:hyperlink r:id="rId12" w:history="1">
        <w:r w:rsidR="00245358" w:rsidRPr="004B13A5">
          <w:rPr>
            <w:rStyle w:val="Hyperlink"/>
            <w:spacing w:val="5"/>
          </w:rPr>
          <w:t>links his library experiences to the spiritual practices of meditation</w:t>
        </w:r>
      </w:hyperlink>
      <w:r w:rsidR="00245358">
        <w:rPr>
          <w:spacing w:val="5"/>
        </w:rPr>
        <w:t xml:space="preserve">. </w:t>
      </w:r>
      <w:r w:rsidR="00815C34">
        <w:t xml:space="preserve">As proved by bibliotherapy, reading </w:t>
      </w:r>
      <w:r w:rsidR="00C62E8E">
        <w:t>can indeed</w:t>
      </w:r>
      <w:r w:rsidR="00815C34">
        <w:t xml:space="preserve"> </w:t>
      </w:r>
      <w:r w:rsidR="008E28A5">
        <w:t xml:space="preserve">enable </w:t>
      </w:r>
      <w:r w:rsidR="00C62E8E">
        <w:t xml:space="preserve">powerful </w:t>
      </w:r>
      <w:r w:rsidR="008E28A5">
        <w:t>self-reflection a</w:t>
      </w:r>
      <w:r w:rsidR="00C62E8E">
        <w:t xml:space="preserve">s the reader </w:t>
      </w:r>
      <w:r w:rsidR="008E3DE4">
        <w:t xml:space="preserve">turns inward during their reading experience. In this way, the Jaffna Library allows </w:t>
      </w:r>
      <w:r w:rsidR="008E3DE4">
        <w:lastRenderedPageBreak/>
        <w:t xml:space="preserve">Tamil Sri Lankans to pursue </w:t>
      </w:r>
      <w:r w:rsidR="001A0657">
        <w:t xml:space="preserve">much needed spiritual and psychological healing in the post-conflict </w:t>
      </w:r>
      <w:r w:rsidR="003C50F1">
        <w:t xml:space="preserve">era. </w:t>
      </w:r>
    </w:p>
    <w:p w14:paraId="4A82FAEF" w14:textId="77777777" w:rsidR="00844C51" w:rsidRDefault="00844C51"/>
    <w:p w14:paraId="7169758B" w14:textId="4DEB21C4" w:rsidR="00844C51" w:rsidRPr="00844C51" w:rsidRDefault="00844C51">
      <w:pPr>
        <w:rPr>
          <w:b/>
          <w:bCs/>
        </w:rPr>
      </w:pPr>
      <w:r w:rsidRPr="00844C51">
        <w:rPr>
          <w:b/>
          <w:bCs/>
        </w:rPr>
        <w:t>Conclusion</w:t>
      </w:r>
    </w:p>
    <w:p w14:paraId="3D7DDAEC" w14:textId="39324D37" w:rsidR="000F06EA" w:rsidRDefault="00D9454C">
      <w:r>
        <w:t xml:space="preserve">So, the Jaffna </w:t>
      </w:r>
      <w:r w:rsidR="00BD5345">
        <w:t>L</w:t>
      </w:r>
      <w:r>
        <w:t xml:space="preserve">ibrary is both a symbol and an instrument of </w:t>
      </w:r>
      <w:r w:rsidR="00BD5345">
        <w:t xml:space="preserve">the rebuilding of Tamil culture, language, and religion in post-conflict Sri Lanka. As a symbol, the rebuilding of the </w:t>
      </w:r>
      <w:proofErr w:type="gramStart"/>
      <w:r w:rsidR="00BD5345">
        <w:t>Library</w:t>
      </w:r>
      <w:proofErr w:type="gramEnd"/>
      <w:r w:rsidR="00BD5345">
        <w:t xml:space="preserve"> represents the </w:t>
      </w:r>
      <w:r w:rsidR="00336859">
        <w:t xml:space="preserve">ongoing restoration of the Tamil identity: as the Library has been </w:t>
      </w:r>
      <w:r w:rsidR="001C4F95">
        <w:t xml:space="preserve">saved and </w:t>
      </w:r>
      <w:r w:rsidR="00FA6D9C">
        <w:t xml:space="preserve">reconstructed, so has the Tamil heritage. </w:t>
      </w:r>
      <w:r w:rsidR="00C24922">
        <w:t xml:space="preserve">The Jaffna Library has also been a practical </w:t>
      </w:r>
      <w:r w:rsidR="00621570">
        <w:t xml:space="preserve">vehicle for </w:t>
      </w:r>
      <w:r w:rsidR="001C4F95">
        <w:t>the Tamil people</w:t>
      </w:r>
      <w:r w:rsidR="00D1656E">
        <w:t xml:space="preserve"> as individuals. The </w:t>
      </w:r>
      <w:proofErr w:type="gramStart"/>
      <w:r w:rsidR="00D1656E">
        <w:t>Library</w:t>
      </w:r>
      <w:proofErr w:type="gramEnd"/>
      <w:r w:rsidR="00D1656E">
        <w:t xml:space="preserve"> has facilitated bibliotherapeutic services, encouraging </w:t>
      </w:r>
      <w:r w:rsidR="00765333">
        <w:t xml:space="preserve">Tamil Sri Lankans to </w:t>
      </w:r>
      <w:r w:rsidR="006D7025">
        <w:t xml:space="preserve">connect with their culture and </w:t>
      </w:r>
      <w:r w:rsidR="004B68A8">
        <w:t xml:space="preserve">with </w:t>
      </w:r>
      <w:r w:rsidR="006D7025">
        <w:t xml:space="preserve">their inner selves through reading. </w:t>
      </w:r>
      <w:r w:rsidR="008D7103">
        <w:t xml:space="preserve">Books are not just boring. Nerdy. They are a vital part of </w:t>
      </w:r>
      <w:r w:rsidR="00D35383">
        <w:t xml:space="preserve">both </w:t>
      </w:r>
      <w:r w:rsidR="008D7103">
        <w:t>individual and cultural identity</w:t>
      </w:r>
      <w:r w:rsidR="003C5A16">
        <w:t xml:space="preserve"> – and as such are </w:t>
      </w:r>
      <w:r w:rsidR="00AE7F8A">
        <w:t xml:space="preserve">integral to the reforging of </w:t>
      </w:r>
      <w:r w:rsidR="00162DB2">
        <w:t>the</w:t>
      </w:r>
      <w:r w:rsidR="00AE7F8A">
        <w:t xml:space="preserve"> post-conflict community</w:t>
      </w:r>
      <w:r w:rsidR="00162DB2">
        <w:t xml:space="preserve"> in Jaffna and beyond</w:t>
      </w:r>
      <w:r w:rsidR="00AE7F8A">
        <w:t xml:space="preserve">. </w:t>
      </w:r>
    </w:p>
    <w:p w14:paraId="7B28A2DB" w14:textId="77777777" w:rsidR="000F06EA" w:rsidRDefault="000F06EA"/>
    <w:sectPr w:rsidR="000F0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DB0"/>
    <w:multiLevelType w:val="hybridMultilevel"/>
    <w:tmpl w:val="1EC0F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CB1B71"/>
    <w:multiLevelType w:val="hybridMultilevel"/>
    <w:tmpl w:val="9F38D8E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E5444B"/>
    <w:multiLevelType w:val="hybridMultilevel"/>
    <w:tmpl w:val="571C51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58954517">
    <w:abstractNumId w:val="0"/>
  </w:num>
  <w:num w:numId="2" w16cid:durableId="43451613">
    <w:abstractNumId w:val="1"/>
  </w:num>
  <w:num w:numId="3" w16cid:durableId="1210530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A8"/>
    <w:rsid w:val="000071E7"/>
    <w:rsid w:val="00016EFC"/>
    <w:rsid w:val="000246C8"/>
    <w:rsid w:val="00033CC9"/>
    <w:rsid w:val="00043C40"/>
    <w:rsid w:val="0004676C"/>
    <w:rsid w:val="00046BDB"/>
    <w:rsid w:val="00054B92"/>
    <w:rsid w:val="000754A8"/>
    <w:rsid w:val="000873BC"/>
    <w:rsid w:val="000A69F2"/>
    <w:rsid w:val="000B2EFC"/>
    <w:rsid w:val="000B377F"/>
    <w:rsid w:val="000F06EA"/>
    <w:rsid w:val="000F1FD6"/>
    <w:rsid w:val="00101CCD"/>
    <w:rsid w:val="00102454"/>
    <w:rsid w:val="001120CF"/>
    <w:rsid w:val="00112361"/>
    <w:rsid w:val="0012472F"/>
    <w:rsid w:val="0014456B"/>
    <w:rsid w:val="00162DB2"/>
    <w:rsid w:val="00193045"/>
    <w:rsid w:val="001A0657"/>
    <w:rsid w:val="001B434B"/>
    <w:rsid w:val="001C4F95"/>
    <w:rsid w:val="001F06D0"/>
    <w:rsid w:val="00221A3A"/>
    <w:rsid w:val="00233DF4"/>
    <w:rsid w:val="00245358"/>
    <w:rsid w:val="002B72DC"/>
    <w:rsid w:val="002D01F7"/>
    <w:rsid w:val="003217C4"/>
    <w:rsid w:val="003300E7"/>
    <w:rsid w:val="0033246D"/>
    <w:rsid w:val="00332923"/>
    <w:rsid w:val="00336859"/>
    <w:rsid w:val="00351407"/>
    <w:rsid w:val="00366B57"/>
    <w:rsid w:val="0037068D"/>
    <w:rsid w:val="00380D07"/>
    <w:rsid w:val="00391590"/>
    <w:rsid w:val="003A5E77"/>
    <w:rsid w:val="003B4AE6"/>
    <w:rsid w:val="003C2F83"/>
    <w:rsid w:val="003C50F1"/>
    <w:rsid w:val="003C5A16"/>
    <w:rsid w:val="004021BF"/>
    <w:rsid w:val="004209DD"/>
    <w:rsid w:val="004501F2"/>
    <w:rsid w:val="00457FE3"/>
    <w:rsid w:val="00463AC1"/>
    <w:rsid w:val="00466476"/>
    <w:rsid w:val="00480C9A"/>
    <w:rsid w:val="004854A9"/>
    <w:rsid w:val="004A1122"/>
    <w:rsid w:val="004A1F6E"/>
    <w:rsid w:val="004B13A5"/>
    <w:rsid w:val="004B359C"/>
    <w:rsid w:val="004B68A8"/>
    <w:rsid w:val="004E5955"/>
    <w:rsid w:val="005077B5"/>
    <w:rsid w:val="00531418"/>
    <w:rsid w:val="00535516"/>
    <w:rsid w:val="00547797"/>
    <w:rsid w:val="005624F9"/>
    <w:rsid w:val="0058159E"/>
    <w:rsid w:val="005A49D2"/>
    <w:rsid w:val="005D1F4C"/>
    <w:rsid w:val="005E183C"/>
    <w:rsid w:val="005E1B36"/>
    <w:rsid w:val="00602A28"/>
    <w:rsid w:val="00617E0D"/>
    <w:rsid w:val="00621570"/>
    <w:rsid w:val="00626317"/>
    <w:rsid w:val="006403C9"/>
    <w:rsid w:val="006473B6"/>
    <w:rsid w:val="006827D3"/>
    <w:rsid w:val="00692B9D"/>
    <w:rsid w:val="006A2ABD"/>
    <w:rsid w:val="006A63CE"/>
    <w:rsid w:val="006A655B"/>
    <w:rsid w:val="006B0799"/>
    <w:rsid w:val="006B5FD2"/>
    <w:rsid w:val="006B76C8"/>
    <w:rsid w:val="006C05D5"/>
    <w:rsid w:val="006C1121"/>
    <w:rsid w:val="006C38C2"/>
    <w:rsid w:val="006D7025"/>
    <w:rsid w:val="00700CEB"/>
    <w:rsid w:val="007026EF"/>
    <w:rsid w:val="00723026"/>
    <w:rsid w:val="007457D2"/>
    <w:rsid w:val="00765333"/>
    <w:rsid w:val="00766454"/>
    <w:rsid w:val="007A170F"/>
    <w:rsid w:val="00800BA3"/>
    <w:rsid w:val="00815C34"/>
    <w:rsid w:val="008165D6"/>
    <w:rsid w:val="00820240"/>
    <w:rsid w:val="00844C51"/>
    <w:rsid w:val="00897A13"/>
    <w:rsid w:val="00897E5C"/>
    <w:rsid w:val="008C4CF9"/>
    <w:rsid w:val="008C7D15"/>
    <w:rsid w:val="008D6194"/>
    <w:rsid w:val="008D7103"/>
    <w:rsid w:val="008E28A5"/>
    <w:rsid w:val="008E3DE4"/>
    <w:rsid w:val="00922AE4"/>
    <w:rsid w:val="00933587"/>
    <w:rsid w:val="00940E69"/>
    <w:rsid w:val="009838B3"/>
    <w:rsid w:val="00991B45"/>
    <w:rsid w:val="0099299B"/>
    <w:rsid w:val="009A162C"/>
    <w:rsid w:val="009D39C7"/>
    <w:rsid w:val="009D5781"/>
    <w:rsid w:val="00A00699"/>
    <w:rsid w:val="00A061AB"/>
    <w:rsid w:val="00A4343F"/>
    <w:rsid w:val="00AB1D7B"/>
    <w:rsid w:val="00AB2289"/>
    <w:rsid w:val="00AD634D"/>
    <w:rsid w:val="00AE7F8A"/>
    <w:rsid w:val="00B0435F"/>
    <w:rsid w:val="00B212E2"/>
    <w:rsid w:val="00B218B7"/>
    <w:rsid w:val="00B35CCA"/>
    <w:rsid w:val="00B37C3B"/>
    <w:rsid w:val="00B449DA"/>
    <w:rsid w:val="00B736BD"/>
    <w:rsid w:val="00B7397E"/>
    <w:rsid w:val="00B748CC"/>
    <w:rsid w:val="00B9005B"/>
    <w:rsid w:val="00B93B6F"/>
    <w:rsid w:val="00BC4CA4"/>
    <w:rsid w:val="00BD5345"/>
    <w:rsid w:val="00BF584D"/>
    <w:rsid w:val="00C03471"/>
    <w:rsid w:val="00C24922"/>
    <w:rsid w:val="00C36043"/>
    <w:rsid w:val="00C52B25"/>
    <w:rsid w:val="00C565B6"/>
    <w:rsid w:val="00C623FA"/>
    <w:rsid w:val="00C62E8E"/>
    <w:rsid w:val="00C77D03"/>
    <w:rsid w:val="00C77F14"/>
    <w:rsid w:val="00C81A15"/>
    <w:rsid w:val="00C84458"/>
    <w:rsid w:val="00CB2301"/>
    <w:rsid w:val="00CB2E7E"/>
    <w:rsid w:val="00CE16E9"/>
    <w:rsid w:val="00D1656E"/>
    <w:rsid w:val="00D22A54"/>
    <w:rsid w:val="00D27906"/>
    <w:rsid w:val="00D31B84"/>
    <w:rsid w:val="00D3368C"/>
    <w:rsid w:val="00D35383"/>
    <w:rsid w:val="00D4121F"/>
    <w:rsid w:val="00D55159"/>
    <w:rsid w:val="00D6070D"/>
    <w:rsid w:val="00D703C6"/>
    <w:rsid w:val="00D92E46"/>
    <w:rsid w:val="00D9454C"/>
    <w:rsid w:val="00D95948"/>
    <w:rsid w:val="00DB185C"/>
    <w:rsid w:val="00DB6747"/>
    <w:rsid w:val="00DC6CF9"/>
    <w:rsid w:val="00E03EFE"/>
    <w:rsid w:val="00E0668A"/>
    <w:rsid w:val="00E10DE5"/>
    <w:rsid w:val="00E21C44"/>
    <w:rsid w:val="00E538B1"/>
    <w:rsid w:val="00E70E76"/>
    <w:rsid w:val="00E7260F"/>
    <w:rsid w:val="00E75957"/>
    <w:rsid w:val="00E75D83"/>
    <w:rsid w:val="00E96B38"/>
    <w:rsid w:val="00EA3420"/>
    <w:rsid w:val="00EC2514"/>
    <w:rsid w:val="00ED13DD"/>
    <w:rsid w:val="00ED4224"/>
    <w:rsid w:val="00ED59C4"/>
    <w:rsid w:val="00EE2710"/>
    <w:rsid w:val="00EF5157"/>
    <w:rsid w:val="00F04A86"/>
    <w:rsid w:val="00F0765C"/>
    <w:rsid w:val="00F201C1"/>
    <w:rsid w:val="00F20B5C"/>
    <w:rsid w:val="00F210E0"/>
    <w:rsid w:val="00F45E5E"/>
    <w:rsid w:val="00F73B3C"/>
    <w:rsid w:val="00FA6D9C"/>
    <w:rsid w:val="00FB72D2"/>
    <w:rsid w:val="00FC6C83"/>
    <w:rsid w:val="00FD5186"/>
    <w:rsid w:val="00FE00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861D"/>
  <w15:chartTrackingRefBased/>
  <w15:docId w15:val="{593AF658-5865-4417-AEB2-E1CF2BA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A8"/>
    <w:rPr>
      <w:rFonts w:eastAsiaTheme="majorEastAsia" w:cstheme="majorBidi"/>
      <w:color w:val="272727" w:themeColor="text1" w:themeTint="D8"/>
    </w:rPr>
  </w:style>
  <w:style w:type="paragraph" w:styleId="Title">
    <w:name w:val="Title"/>
    <w:basedOn w:val="Normal"/>
    <w:next w:val="Normal"/>
    <w:link w:val="TitleChar"/>
    <w:uiPriority w:val="10"/>
    <w:qFormat/>
    <w:rsid w:val="0007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A8"/>
    <w:pPr>
      <w:spacing w:before="160"/>
      <w:jc w:val="center"/>
    </w:pPr>
    <w:rPr>
      <w:i/>
      <w:iCs/>
      <w:color w:val="404040" w:themeColor="text1" w:themeTint="BF"/>
    </w:rPr>
  </w:style>
  <w:style w:type="character" w:customStyle="1" w:styleId="QuoteChar">
    <w:name w:val="Quote Char"/>
    <w:basedOn w:val="DefaultParagraphFont"/>
    <w:link w:val="Quote"/>
    <w:uiPriority w:val="29"/>
    <w:rsid w:val="000754A8"/>
    <w:rPr>
      <w:i/>
      <w:iCs/>
      <w:color w:val="404040" w:themeColor="text1" w:themeTint="BF"/>
    </w:rPr>
  </w:style>
  <w:style w:type="paragraph" w:styleId="ListParagraph">
    <w:name w:val="List Paragraph"/>
    <w:basedOn w:val="Normal"/>
    <w:uiPriority w:val="34"/>
    <w:qFormat/>
    <w:rsid w:val="000754A8"/>
    <w:pPr>
      <w:ind w:left="720"/>
      <w:contextualSpacing/>
    </w:pPr>
  </w:style>
  <w:style w:type="character" w:styleId="IntenseEmphasis">
    <w:name w:val="Intense Emphasis"/>
    <w:basedOn w:val="DefaultParagraphFont"/>
    <w:uiPriority w:val="21"/>
    <w:qFormat/>
    <w:rsid w:val="000754A8"/>
    <w:rPr>
      <w:i/>
      <w:iCs/>
      <w:color w:val="0F4761" w:themeColor="accent1" w:themeShade="BF"/>
    </w:rPr>
  </w:style>
  <w:style w:type="paragraph" w:styleId="IntenseQuote">
    <w:name w:val="Intense Quote"/>
    <w:basedOn w:val="Normal"/>
    <w:next w:val="Normal"/>
    <w:link w:val="IntenseQuoteChar"/>
    <w:uiPriority w:val="30"/>
    <w:qFormat/>
    <w:rsid w:val="0007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A8"/>
    <w:rPr>
      <w:i/>
      <w:iCs/>
      <w:color w:val="0F4761" w:themeColor="accent1" w:themeShade="BF"/>
    </w:rPr>
  </w:style>
  <w:style w:type="character" w:styleId="IntenseReference">
    <w:name w:val="Intense Reference"/>
    <w:basedOn w:val="DefaultParagraphFont"/>
    <w:uiPriority w:val="32"/>
    <w:qFormat/>
    <w:rsid w:val="000754A8"/>
    <w:rPr>
      <w:b/>
      <w:bCs/>
      <w:smallCaps/>
      <w:color w:val="0F4761" w:themeColor="accent1" w:themeShade="BF"/>
      <w:spacing w:val="5"/>
    </w:rPr>
  </w:style>
  <w:style w:type="paragraph" w:customStyle="1" w:styleId="dcr-s3ycb2">
    <w:name w:val="dcr-s3ycb2"/>
    <w:basedOn w:val="Normal"/>
    <w:rsid w:val="00E21C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700CEB"/>
    <w:rPr>
      <w:color w:val="467886" w:themeColor="hyperlink"/>
      <w:u w:val="single"/>
    </w:rPr>
  </w:style>
  <w:style w:type="character" w:styleId="UnresolvedMention">
    <w:name w:val="Unresolved Mention"/>
    <w:basedOn w:val="DefaultParagraphFont"/>
    <w:uiPriority w:val="99"/>
    <w:semiHidden/>
    <w:unhideWhenUsed/>
    <w:rsid w:val="00700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sections/parallels/2015/08/19/432779251/up-from-the-ashes-a-public-library-in-sri-lanka-welcomes-new-reader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ir.harvard.edu/sri-lankan-civil-war/" TargetMode="External"/><Relationship Id="rId12" Type="http://schemas.openxmlformats.org/officeDocument/2006/relationships/hyperlink" Target="https://www.npr.org/sections/parallels/2015/08/19/432779251/up-from-the-ashes-a-public-library-in-sri-lanka-welcomes-new-rea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ir.harvard.edu/sri-lankan-civil-war/" TargetMode="External"/><Relationship Id="rId11" Type="http://schemas.openxmlformats.org/officeDocument/2006/relationships/hyperlink" Target="https://www.servantsuniversity.com/the-7-fundamental-human-needs/" TargetMode="External"/><Relationship Id="rId5" Type="http://schemas.openxmlformats.org/officeDocument/2006/relationships/hyperlink" Target="https://oda.oslomet.no/oda-xmlui/handle/20.500.12199/1021" TargetMode="External"/><Relationship Id="rId10" Type="http://schemas.openxmlformats.org/officeDocument/2006/relationships/hyperlink" Target="https://www.npr.org/sections/parallels/2015/08/19/432779251/up-from-the-ashes-a-public-library-in-sri-lanka-welcomes-new-readers" TargetMode="External"/><Relationship Id="rId4" Type="http://schemas.openxmlformats.org/officeDocument/2006/relationships/webSettings" Target="webSettings.xml"/><Relationship Id="rId9" Type="http://schemas.openxmlformats.org/officeDocument/2006/relationships/hyperlink" Target="https://repozytorium.uni.wroc.pl/Content/78890/PDF/07_S_Arulanantham_S_Navaneethakrishnan.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4</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Clark</dc:creator>
  <cp:keywords/>
  <dc:description/>
  <cp:lastModifiedBy>Stella Clark</cp:lastModifiedBy>
  <cp:revision>196</cp:revision>
  <dcterms:created xsi:type="dcterms:W3CDTF">2024-12-19T13:25:00Z</dcterms:created>
  <dcterms:modified xsi:type="dcterms:W3CDTF">2024-12-20T13:57:00Z</dcterms:modified>
</cp:coreProperties>
</file>